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MASTER SERVICES AGREEMENT — Draft, Round 3</w:t>
      </w:r>
    </w:p>
    <w:p>
      <w:r>
        <w:t>Between Cyrene Industries (the "Client") and Westbrook &amp; Vale LLP (the "Provider"). Effective date: June 1, 2026.</w:t>
      </w:r>
    </w:p>
    <w:p>
      <w:pPr>
        <w:pStyle w:val="Heading1"/>
      </w:pPr>
      <w:r>
        <w:t>1. Term and Termination</w:t>
      </w:r>
    </w:p>
    <w:p>
      <w:r>
        <w:t>The initial term of this Agreement is twenty-four (24) months, commencing on the Effective Date. Either party may terminate for convenience with sixty (60) days' written notice.</w:t>
      </w:r>
    </w:p>
    <w:p>
      <w:pPr>
        <w:pStyle w:val="Heading1"/>
      </w:pPr>
      <w:r>
        <w:t>2. Fees and Payment</w:t>
      </w:r>
    </w:p>
    <w:p>
      <w:r>
        <w:t>Client shall pay Provider a monthly fee of $48,500 USD. Invoices are due net-30. Late payments accrue interest at 1.5% per month.</w:t>
      </w:r>
    </w:p>
    <w:p>
      <w:pPr>
        <w:pStyle w:val="Heading1"/>
      </w:pPr>
      <w:r>
        <w:t>3. Confidentiality</w:t>
      </w:r>
    </w:p>
    <w:p>
      <w:r>
        <w:t>Both parties agree to keep Confidential Information secret for a period of five (5) years following termination. Permitted disclosures include legal compulsion and disclosure to professional advisors under similar confidentiality obligations.</w:t>
      </w:r>
    </w:p>
    <w:p>
      <w:pPr>
        <w:pStyle w:val="Heading1"/>
      </w:pPr>
      <w:r>
        <w:t>4. Limitation of Liability</w:t>
      </w:r>
    </w:p>
    <w:p>
      <w:r>
        <w:t>Provider's aggregate liability under this Agreement shall not exceed the fees paid by Client in the twelve (12) months preceding the claim, except for liability arising from gross negligence, wilful misconduct, or breach of confidentiality.</w:t>
      </w:r>
    </w:p>
    <w:p>
      <w:r>
        <w:rPr>
          <w:color w:val="000000"/>
        </w:rPr>
        <w:t xml:space="preserve">Section 5. Service Levels. The penalty for late delivery is </w:t>
      </w:r>
      <w:del w:id="2" w:author="Westbrook Legal" w:date="2026-05-10T09:00:00Z">
        <w:r>
          <w:rPr>
            <w:color w:val="000000"/>
          </w:rPr>
          <w:delText xml:space="preserve">$5,000 USD</w:delText>
        </w:r>
      </w:del>
      <w:ins w:id="1" w:author="Cyrene Legal" w:date="2026-05-12T10:00:00Z">
        <w:r>
          <w:rPr>
            <w:color w:val="000000"/>
          </w:rPr>
          <w:t xml:space="preserve">$12,500 USD</w:t>
        </w:r>
      </w:ins>
      <w:r>
        <w:rPr>
          <w:color w:val="000000"/>
        </w:rPr>
        <w:t xml:space="preserve"> per business day, capped at thirty (30) days.</w:t>
      </w:r>
    </w:p>
    <w:p>
      <w:pPr>
        <w:pStyle w:val="Heading1"/>
      </w:pPr>
      <w:r>
        <w:t>6. Anchor — Current state (post-revisions)</w:t>
      </w:r>
    </w:p>
    <w:p>
      <w:r>
        <w:t>ANCHOR: After accepting all tracked changes, Section 5 reads: 'The penalty for late delivery is $12,500 USD per business day, capped at thirty (30) days.' The previous round had $5,000 (removed by tracked deletion).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